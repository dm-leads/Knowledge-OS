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40" w:lineRule="auto"/>
        <w:rPr>
          <w:color w:val="999999"/>
          <w:sz w:val="48"/>
          <w:szCs w:val="48"/>
        </w:rPr>
      </w:pPr>
      <w:bookmarkStart w:colFirst="0" w:colLast="0" w:name="_gjdgxs" w:id="0"/>
      <w:bookmarkEnd w:id="0"/>
      <w:commentRangeStart w:id="0"/>
      <w:r w:rsidDel="00000000" w:rsidR="00000000" w:rsidRPr="00000000">
        <w:rPr>
          <w:color w:val="999999"/>
          <w:sz w:val="48"/>
          <w:szCs w:val="48"/>
          <w:rtl w:val="0"/>
        </w:rPr>
        <w:t xml:space="preserve">ОФЕРТА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color w:val="999999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на заключение договора оказания услуг</w:t>
      </w:r>
    </w:p>
    <w:p w:rsidR="00000000" w:rsidDel="00000000" w:rsidP="00000000" w:rsidRDefault="00000000" w:rsidRPr="00000000" w14:paraId="00000003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“__” _________ 202</w:t>
      </w:r>
      <w:ins w:author="Екатерина Тригуб" w:id="0" w:date="2025-01-19T07:44:09Z">
        <w:r w:rsidDel="00000000" w:rsidR="00000000" w:rsidRPr="00000000">
          <w:rPr>
            <w:rFonts w:ascii="Helvetica Neue Light" w:cs="Helvetica Neue Light" w:eastAsia="Helvetica Neue Light" w:hAnsi="Helvetica Neue Light"/>
            <w:rtl w:val="0"/>
          </w:rPr>
          <w:t xml:space="preserve">5</w:t>
        </w:r>
      </w:ins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, г. __________</w:t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  <w:highlight w:val="black"/>
          <w:rPrChange w:author="Anonymous" w:id="1" w:date="2025-01-04T13:00:35Z">
            <w:rPr>
              <w:rFonts w:ascii="Helvetica Neue" w:cs="Helvetica Neue" w:eastAsia="Helvetica Neue" w:hAnsi="Helvetica Neue"/>
            </w:rPr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numPr>
          <w:ilvl w:val="0"/>
          <w:numId w:val="4"/>
        </w:numPr>
        <w:spacing w:after="0" w:before="120" w:lineRule="auto"/>
        <w:ind w:left="360" w:right="-324.3307086614169" w:hanging="283.46456692913375"/>
        <w:jc w:val="both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Общие положения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80" w:before="60" w:lineRule="auto"/>
        <w:ind w:left="432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Настоящий документ является предложением Индивидуального предпринимателя Фамилия Имя Отчество </w:t>
      </w:r>
      <w:del w:author="Олеся Попсуевич" w:id="2" w:date="2025-01-14T10:48:16Z">
        <w:r w:rsidDel="00000000" w:rsidR="00000000" w:rsidRPr="00000000">
          <w:rPr>
            <w:rFonts w:ascii="Helvetica Neue" w:cs="Helvetica Neue" w:eastAsia="Helvetica Neue" w:hAnsi="Helvetica Neue"/>
            <w:rtl w:val="0"/>
          </w:rPr>
          <w:delText xml:space="preserve">(</w:delText>
        </w:r>
      </w:del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далее – Исполнитель) на заключение Договора (далее – Договор, Оферта) с Индивидуальным предпринимателем  ФИО (далее – Заказчик).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80" w:before="60" w:lineRule="auto"/>
        <w:ind w:left="432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Акцептом Оферты является 100% оплата Заказчиком вознаграждения Исполнителя.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80" w:before="60" w:lineRule="auto"/>
        <w:ind w:left="432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Совершая действия по акцепту Оферты, Заказчик: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2"/>
          <w:numId w:val="4"/>
        </w:numPr>
        <w:spacing w:after="80" w:before="60" w:lineRule="auto"/>
        <w:ind w:left="1224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подтверждает полную дееспособность, а также законное право вступать в договорные отношения с Исполнителем;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2"/>
          <w:numId w:val="4"/>
        </w:numPr>
        <w:spacing w:after="80" w:before="60" w:lineRule="auto"/>
        <w:ind w:left="1224" w:right="-324.3307086614169" w:hanging="28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дает согласие на обработку (сбор, хранение) предоставляемых им в процессе заключения и исполнения Договора персональных данных в соответствии с Политикой обработки персональных данных, текст которой постоянно размещен в Сети Интернет по адресу </w:t>
      </w:r>
      <w:commentRangeStart w:id="1"/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___________________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2"/>
          <w:numId w:val="4"/>
        </w:numPr>
        <w:spacing w:after="80" w:before="60" w:lineRule="auto"/>
        <w:ind w:left="1224" w:right="-324.3307086614169" w:hanging="28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подтверждает, что ознакомился и согласен со всеми условиями Оферты и Договора;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2"/>
          <w:numId w:val="4"/>
        </w:numPr>
        <w:spacing w:after="80" w:before="60" w:lineRule="auto"/>
        <w:ind w:left="1224" w:right="-324.3307086614169" w:hanging="28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подтверждает, что получил от Исполнителя полную информацию об условиях Договора и что все условия Договора ему ясны, и он принимает их безусловно и в полном объеме;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2"/>
          <w:numId w:val="4"/>
        </w:numPr>
        <w:spacing w:after="80" w:before="60" w:lineRule="auto"/>
        <w:ind w:left="1224" w:right="-324.3307086614169" w:hanging="28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подтверждает, что ознакомился и согласен со всеми условиями и правилами приема платежей платежных систем, используемых Исполнителем;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2"/>
          <w:numId w:val="4"/>
        </w:numPr>
        <w:spacing w:after="80" w:before="60" w:lineRule="auto"/>
        <w:ind w:left="1224" w:right="-324.3307086614169" w:hanging="285"/>
        <w:jc w:val="both"/>
        <w:rPr/>
        <w:sectPr>
          <w:footerReference r:id="rId7" w:type="default"/>
          <w:footerReference r:id="rId8" w:type="firs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подтверждает, что ознакомился и согласен со всеми правилами используемых Исполнителем для исполнения Договора онлайн-сервисов.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0" w:before="0" w:line="240" w:lineRule="auto"/>
        <w:rPr>
          <w:color w:val="999999"/>
          <w:sz w:val="48"/>
          <w:szCs w:val="48"/>
        </w:rPr>
      </w:pPr>
      <w:bookmarkStart w:colFirst="0" w:colLast="0" w:name="_1fob9te" w:id="2"/>
      <w:bookmarkEnd w:id="2"/>
      <w:r w:rsidDel="00000000" w:rsidR="00000000" w:rsidRPr="00000000">
        <w:rPr>
          <w:color w:val="999999"/>
          <w:sz w:val="48"/>
          <w:szCs w:val="48"/>
          <w:rtl w:val="0"/>
        </w:rPr>
        <w:t xml:space="preserve">ДОГОВОР ОКАЗАНИЯ УСЛУГ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before="120" w:lineRule="auto"/>
        <w:ind w:left="0" w:right="-324.3307086614169" w:hanging="283.46456692913375"/>
        <w:jc w:val="both"/>
        <w:rPr/>
      </w:pPr>
      <w:r w:rsidDel="00000000" w:rsidR="00000000" w:rsidRPr="00000000">
        <w:rPr>
          <w:sz w:val="32"/>
          <w:szCs w:val="32"/>
          <w:rtl w:val="0"/>
        </w:rPr>
        <w:t xml:space="preserve">Термины и определения </w:t>
      </w:r>
      <w:r w:rsidDel="00000000" w:rsidR="00000000" w:rsidRPr="00000000">
        <w:rPr>
          <w:rtl w:val="0"/>
        </w:rPr>
      </w:r>
    </w:p>
    <w:tbl>
      <w:tblPr>
        <w:tblStyle w:val="Table1"/>
        <w:tblW w:w="9435.0" w:type="dxa"/>
        <w:jc w:val="left"/>
        <w:tblLayout w:type="fixed"/>
        <w:tblLook w:val="0600"/>
      </w:tblPr>
      <w:tblGrid>
        <w:gridCol w:w="2655"/>
        <w:gridCol w:w="6780"/>
        <w:tblGridChange w:id="0">
          <w:tblGrid>
            <w:gridCol w:w="2655"/>
            <w:gridCol w:w="678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Helvetica Neue Light" w:cs="Helvetica Neue Light" w:eastAsia="Helvetica Neue Light" w:hAnsi="Helvetica Neue Light"/>
              </w:rPr>
            </w:pPr>
            <w:r w:rsidDel="00000000" w:rsidR="00000000" w:rsidRPr="00000000">
              <w:rPr>
                <w:rFonts w:ascii="Helvetica Neue Light" w:cs="Helvetica Neue Light" w:eastAsia="Helvetica Neue Light" w:hAnsi="Helvetica Neue Light"/>
                <w:rtl w:val="0"/>
              </w:rPr>
              <w:t xml:space="preserve">Продукт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реализуемые Заказчиком товары, работы, услуги, результаты интеллектуальной деятельности и т.д., согласованные Сторонами в Приложении к Договору для продвижения Исполнителем на коммерческом рынке;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Helvetica Neue Light" w:cs="Helvetica Neue Light" w:eastAsia="Helvetica Neue Light" w:hAnsi="Helvetica Neue L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Helvetica Neue Light" w:cs="Helvetica Neue Light" w:eastAsia="Helvetica Neue Light" w:hAnsi="Helvetica Neue Light"/>
              </w:rPr>
            </w:pPr>
            <w:r w:rsidDel="00000000" w:rsidR="00000000" w:rsidRPr="00000000">
              <w:rPr>
                <w:rFonts w:ascii="Helvetica Neue Light" w:cs="Helvetica Neue Light" w:eastAsia="Helvetica Neue Light" w:hAnsi="Helvetica Neue Light"/>
                <w:rtl w:val="0"/>
              </w:rPr>
              <w:t xml:space="preserve">Контент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совокупность созданных (в том числе путем переработки) Исполнителем рекламных материалов, направленных на продвижение Продукта на коммерческом рынке;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Helvetica Neue Light" w:cs="Helvetica Neue Light" w:eastAsia="Helvetica Neue Light" w:hAnsi="Helvetica Neue L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Helvetica Neue Light" w:cs="Helvetica Neue Light" w:eastAsia="Helvetica Neue Light" w:hAnsi="Helvetica Neue Light"/>
              </w:rPr>
            </w:pPr>
            <w:r w:rsidDel="00000000" w:rsidR="00000000" w:rsidRPr="00000000">
              <w:rPr>
                <w:rFonts w:ascii="Helvetica Neue Light" w:cs="Helvetica Neue Light" w:eastAsia="Helvetica Neue Light" w:hAnsi="Helvetica Neue Light"/>
                <w:rtl w:val="0"/>
              </w:rPr>
              <w:t xml:space="preserve">Платформа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социальная сеть Вконтакте и (или) поисковая система Яндекс в которой Исполнитель настраивает рекламный кабинет, а также размещает и продвигает Контент;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Helvetica Neue Light" w:cs="Helvetica Neue Light" w:eastAsia="Helvetica Neue Light" w:hAnsi="Helvetica Neue L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Helvetica Neue Light" w:cs="Helvetica Neue Light" w:eastAsia="Helvetica Neue Light" w:hAnsi="Helvetica Neue Light"/>
              </w:rPr>
            </w:pPr>
            <w:r w:rsidDel="00000000" w:rsidR="00000000" w:rsidRPr="00000000">
              <w:rPr>
                <w:rFonts w:ascii="Helvetica Neue Light" w:cs="Helvetica Neue Light" w:eastAsia="Helvetica Neue Light" w:hAnsi="Helvetica Neue Light"/>
                <w:rtl w:val="0"/>
              </w:rPr>
              <w:t xml:space="preserve">Таргетированная реклама (Таргет)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  <w:shd w:fill="ff9900" w:val="clear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способ размещения рекламы, в котором используются методы и настройки поиска целевой аудитории в соответствии с заданными параметрами людей, которые могут интересоваться Продуктом.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160" w:before="120" w:lineRule="auto"/>
        <w:ind w:right="-33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Все остальные термины, встречающиеся в тексте Договора, толкуются Сторонами в соответствии с действующим законодательством Российской Федерации и сложившимися в сети Интернет обычными правилами толкования соответствующих терминов.</w:t>
      </w:r>
    </w:p>
    <w:p w:rsidR="00000000" w:rsidDel="00000000" w:rsidP="00000000" w:rsidRDefault="00000000" w:rsidRPr="00000000" w14:paraId="00000022">
      <w:pPr>
        <w:pStyle w:val="Heading1"/>
        <w:numPr>
          <w:ilvl w:val="0"/>
          <w:numId w:val="1"/>
        </w:numPr>
        <w:spacing w:after="0" w:lineRule="auto"/>
        <w:ind w:left="0" w:right="-435" w:hanging="283.46456692913375"/>
        <w:jc w:val="both"/>
        <w:rPr/>
      </w:pPr>
      <w:bookmarkStart w:colFirst="0" w:colLast="0" w:name="_3znysh7" w:id="3"/>
      <w:bookmarkEnd w:id="3"/>
      <w:r w:rsidDel="00000000" w:rsidR="00000000" w:rsidRPr="00000000">
        <w:rPr>
          <w:sz w:val="32"/>
          <w:szCs w:val="32"/>
          <w:rtl w:val="0"/>
        </w:rPr>
        <w:t xml:space="preserve">Предмет Договора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80" w:before="60" w:lineRule="auto"/>
        <w:ind w:left="0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Исполнитель за вознаграждение обязуется оказать Заказчику услуги по продвижению Продукта на коммерческом рынке путем осуществления следующий действий (в зависимости от того, что согласуют Стороны в Приложении к Договору):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spacing w:after="80" w:before="60" w:lineRule="auto"/>
        <w:ind w:left="0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запуск Таргетированной рекламы на Платформе;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spacing w:after="80" w:before="60" w:lineRule="auto"/>
        <w:ind w:left="0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настройка рекламного кабинета на Платформе ВКонтакте, Яндекс.Бизнес;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spacing w:after="80" w:before="60" w:lineRule="auto"/>
        <w:ind w:left="0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публикация Контента на Платформе Вконтакте.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60" w:lineRule="auto"/>
        <w:ind w:left="432" w:right="-324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80" w:before="60" w:lineRule="auto"/>
        <w:ind w:left="0" w:right="-324.3307086614169" w:hanging="360"/>
        <w:jc w:val="both"/>
        <w:rPr/>
      </w:pPr>
      <w:r w:rsidDel="00000000" w:rsidR="00000000" w:rsidRPr="00000000">
        <w:rPr>
          <w:sz w:val="32"/>
          <w:szCs w:val="32"/>
          <w:rtl w:val="0"/>
        </w:rPr>
        <w:t xml:space="preserve">Порядок исполнения Договора</w:t>
      </w:r>
      <w:r w:rsidDel="00000000" w:rsidR="00000000" w:rsidRPr="00000000">
        <w:rPr>
          <w:rtl w:val="0"/>
        </w:rPr>
      </w:r>
    </w:p>
    <w:tbl>
      <w:tblPr>
        <w:tblStyle w:val="Table2"/>
        <w:tblW w:w="9390.0" w:type="dxa"/>
        <w:jc w:val="left"/>
        <w:tblInd w:w="-45.0" w:type="dxa"/>
        <w:tblLayout w:type="fixed"/>
        <w:tblLook w:val="0600"/>
      </w:tblPr>
      <w:tblGrid>
        <w:gridCol w:w="9390"/>
        <w:tblGridChange w:id="0">
          <w:tblGrid>
            <w:gridCol w:w="9390"/>
          </w:tblGrid>
        </w:tblGridChange>
      </w:tblGrid>
      <w:tr>
        <w:trPr>
          <w:cantSplit w:val="0"/>
          <w:trHeight w:val="502.25585937499994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Helvetica Neue Light" w:cs="Helvetica Neue Light" w:eastAsia="Helvetica Neue Light" w:hAnsi="Helvetica Neue Light"/>
              </w:rPr>
            </w:pPr>
            <w:r w:rsidDel="00000000" w:rsidR="00000000" w:rsidRPr="00000000">
              <w:rPr>
                <w:rFonts w:ascii="Helvetica Neue Light" w:cs="Helvetica Neue Light" w:eastAsia="Helvetica Neue Light" w:hAnsi="Helvetica Neue Light"/>
                <w:rtl w:val="0"/>
              </w:rPr>
              <w:t xml:space="preserve">Общие положения</w:t>
            </w:r>
          </w:p>
        </w:tc>
      </w:tr>
    </w:tbl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80" w:before="60" w:lineRule="auto"/>
        <w:ind w:left="0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Исполнитель вправе запросить у Заказчика документы и сведения, необходимые для надлежащего оказания услуг, такие как: описание Продукта, его наполнение и потребительские свойства; фото и видео Продукта; документы, сертификации качества Продукта и т.д. Срок предоставлений запрашиваемых документов и сведений – 3 дня с момента поступления запроса Исполнителя.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80" w:before="60" w:lineRule="auto"/>
        <w:ind w:left="0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Заказчик обязан предоставить запрашиваемые Исполнителем информацию и документы, которые запрашивает администрация Платформы для размещения Контента.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80" w:before="60" w:lineRule="auto"/>
        <w:ind w:left="0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Исключительные права на материалы, переданные Заказчиком Исполнителю остаются у Заказчика. При этом Исполнитель вправе перерабатывать такие материалы для создания Контента и надлежащего исполнения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80" w:before="60" w:lineRule="auto"/>
        <w:ind w:left="0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Исключительные права на Контент (в том числе на переработанные материалы Заказчика) переходят к Исполнителю. Исполнитель предоставляет Заказчику право использования Контента на основе простой (неисключительной) лицензии в течение всего срока защиты исключительных прав в следующем объеме: размещение Контента на Платформе без права переработки и любого другого распространения.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80" w:before="60" w:lineRule="auto"/>
        <w:ind w:left="0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Исполнитель самостоятельно, без согласования с Заказчиком определяет Контент (вид, форму, обработку и т.д.), его количество и сроки размещения на Платформе, а также осуществляет настройки рекламного кабинета Платформы.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80" w:before="60" w:lineRule="auto"/>
        <w:ind w:left="0" w:right="-324.3307086614169" w:hanging="283.46456692913375"/>
        <w:jc w:val="both"/>
        <w:rPr/>
      </w:pPr>
      <w:commentRangeStart w:id="2"/>
      <w:r w:rsidDel="00000000" w:rsidR="00000000" w:rsidRPr="00000000">
        <w:rPr>
          <w:rFonts w:ascii="Arial" w:cs="Arial" w:eastAsia="Arial" w:hAnsi="Arial"/>
          <w:rtl w:val="0"/>
        </w:rPr>
        <w:t xml:space="preserve">При оказании услуг по Договору Исполнитель должен соблюдать требования Платформы, действующего законодательства, в частности, требования Федерального закона “О рекламе” от 13.03.2006 № 38-ФЗ, Федерального закона “О защите конкуренции” от 26.07.2006 № 135-ФЗ и иных нормативно-правовых актов.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80" w:before="60" w:lineRule="auto"/>
        <w:ind w:left="0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За маркировку Контента и передачу данных ОРД отвечает Заказчик. При размещении Контента на Платформе Исполнитель должен проставить пометку “реклама” и указать на рекламодателя (Заказчика).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80" w:before="60" w:lineRule="auto"/>
        <w:ind w:left="0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Исполнитель оказывает услуги дистанционным способом посредством сети Интернет.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80" w:before="60" w:lineRule="auto"/>
        <w:ind w:left="0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Услуги могут быть оказаны Исполнителем как лично, так и с привлечением третьих лиц. Необходимость привлечения третьих лиц и их кандидатуры определяются Исполнителем по собственному усмотрению.</w:t>
      </w:r>
      <w:r w:rsidDel="00000000" w:rsidR="00000000" w:rsidRPr="00000000">
        <w:rPr>
          <w:rtl w:val="0"/>
        </w:rPr>
      </w:r>
    </w:p>
    <w:tbl>
      <w:tblPr>
        <w:tblStyle w:val="Table3"/>
        <w:tblW w:w="9390.0" w:type="dxa"/>
        <w:jc w:val="left"/>
        <w:tblInd w:w="-45.0" w:type="dxa"/>
        <w:tblLayout w:type="fixed"/>
        <w:tblLook w:val="0600"/>
      </w:tblPr>
      <w:tblGrid>
        <w:gridCol w:w="9390"/>
        <w:tblGridChange w:id="0">
          <w:tblGrid>
            <w:gridCol w:w="9390"/>
          </w:tblGrid>
        </w:tblGridChange>
      </w:tblGrid>
      <w:tr>
        <w:trPr>
          <w:cantSplit w:val="0"/>
          <w:trHeight w:val="502.25585937499994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Helvetica Neue Light" w:cs="Helvetica Neue Light" w:eastAsia="Helvetica Neue Light" w:hAnsi="Helvetica Neue Light"/>
              </w:rPr>
            </w:pPr>
            <w:r w:rsidDel="00000000" w:rsidR="00000000" w:rsidRPr="00000000">
              <w:rPr>
                <w:rFonts w:ascii="Helvetica Neue Light" w:cs="Helvetica Neue Light" w:eastAsia="Helvetica Neue Light" w:hAnsi="Helvetica Neue Light"/>
                <w:rtl w:val="0"/>
              </w:rPr>
              <w:t xml:space="preserve">Таргетированная реклама на Платформе;</w:t>
            </w:r>
          </w:p>
        </w:tc>
      </w:tr>
    </w:tbl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80" w:before="60" w:lineRule="auto"/>
        <w:ind w:left="0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Для оказания Исполнителем услуг по запуску Таргета  Исполнитель создает рекламный кабинет для Заказчика. Платформа, на которой будет запущен Таргет согласуется Сторонами в Приложении к Договору.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80" w:before="60" w:lineRule="auto"/>
        <w:ind w:left="0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Заказчик должен зачислить денежные средства в созданный Исполнителем рекламный кабинет Платформы. Размер рекламного бюджета согласуется Сторонами дополнительно. Исполнитель направляет Заказчику ссылку на оплату для зачисления рекламного бюджета в рекламный кабинет Платформы.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80" w:before="60" w:lineRule="auto"/>
        <w:ind w:left="0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Исполнитель вправе расходовать рекламный бюджет для запуска Таргета. Для отслеживания Заказчиком движения рекламного бюджета на Платформе, Исполнитель предоставляет Заказчику доступ к рекламному кабинету в режиме “просмотр”.</w:t>
      </w:r>
      <w:r w:rsidDel="00000000" w:rsidR="00000000" w:rsidRPr="00000000">
        <w:rPr>
          <w:rtl w:val="0"/>
        </w:rPr>
      </w:r>
    </w:p>
    <w:tbl>
      <w:tblPr>
        <w:tblStyle w:val="Table4"/>
        <w:tblW w:w="9390.0" w:type="dxa"/>
        <w:jc w:val="left"/>
        <w:tblInd w:w="-45.0" w:type="dxa"/>
        <w:tblLayout w:type="fixed"/>
        <w:tblLook w:val="0600"/>
      </w:tblPr>
      <w:tblGrid>
        <w:gridCol w:w="9390"/>
        <w:tblGridChange w:id="0">
          <w:tblGrid>
            <w:gridCol w:w="9390"/>
          </w:tblGrid>
        </w:tblGridChange>
      </w:tblGrid>
      <w:tr>
        <w:trPr>
          <w:cantSplit w:val="0"/>
          <w:trHeight w:val="502.25585937499994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Helvetica Neue Light" w:cs="Helvetica Neue Light" w:eastAsia="Helvetica Neue Light" w:hAnsi="Helvetica Neue Light"/>
              </w:rPr>
            </w:pPr>
            <w:r w:rsidDel="00000000" w:rsidR="00000000" w:rsidRPr="00000000">
              <w:rPr>
                <w:rFonts w:ascii="Helvetica Neue Light" w:cs="Helvetica Neue Light" w:eastAsia="Helvetica Neue Light" w:hAnsi="Helvetica Neue Light"/>
                <w:rtl w:val="0"/>
              </w:rPr>
              <w:t xml:space="preserve">публикация Контента на Платформе Вконтакте;</w:t>
            </w:r>
          </w:p>
        </w:tc>
      </w:tr>
    </w:tbl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80" w:before="60" w:lineRule="auto"/>
        <w:ind w:left="0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Заказчик в течение 2 дней с момента заключения Договора должен предоставить Исполнителю учетные данные от своей Платформы Вконтакте для оказания Исполнителем услуг по публикации Контента.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80" w:before="60" w:lineRule="auto"/>
        <w:ind w:left="0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Исполнитель 3 раза в неделю в течение срока оказания услуг публикует Контент на Платформе Вконтакте. </w:t>
      </w:r>
      <w:r w:rsidDel="00000000" w:rsidR="00000000" w:rsidRPr="00000000">
        <w:rPr>
          <w:rtl w:val="0"/>
        </w:rPr>
      </w:r>
    </w:p>
    <w:tbl>
      <w:tblPr>
        <w:tblStyle w:val="Table5"/>
        <w:tblW w:w="9435.0" w:type="dxa"/>
        <w:jc w:val="left"/>
        <w:tblInd w:w="-90.0" w:type="dxa"/>
        <w:tblLayout w:type="fixed"/>
        <w:tblLook w:val="0600"/>
      </w:tblPr>
      <w:tblGrid>
        <w:gridCol w:w="9435"/>
        <w:tblGridChange w:id="0">
          <w:tblGrid>
            <w:gridCol w:w="943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both"/>
              <w:rPr>
                <w:rFonts w:ascii="Helvetica Neue Light" w:cs="Helvetica Neue Light" w:eastAsia="Helvetica Neue Light" w:hAnsi="Helvetica Neue Light"/>
              </w:rPr>
            </w:pPr>
            <w:r w:rsidDel="00000000" w:rsidR="00000000" w:rsidRPr="00000000">
              <w:rPr>
                <w:rFonts w:ascii="Helvetica Neue Light" w:cs="Helvetica Neue Light" w:eastAsia="Helvetica Neue Light" w:hAnsi="Helvetica Neue Light"/>
                <w:rtl w:val="0"/>
              </w:rPr>
              <w:t xml:space="preserve">Приемка услуг</w:t>
            </w:r>
          </w:p>
        </w:tc>
      </w:tr>
    </w:tbl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80" w:before="60" w:lineRule="auto"/>
        <w:ind w:left="0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Фактическая приемка оказанных Исполнителем услуг осуществляется ежедневно без подписания Акта оказанных услуг (далее – Акт).  В случае, если Заказчик в день, следующий за днем оказания услуги не заявит претензий по качеству или количеству оказанных Исполнителем услуг, то услуги, оказанные в предыдущий день считаются принятыми в полном объеме без замечаний.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80" w:before="60" w:lineRule="auto"/>
        <w:ind w:left="0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В целях соблюдения Сторонами положений ФЗ “О рекламе” в части передачи данных ОРД, Исполнитель ежемесячно не позднее 5 числа месяца, следующего за отчетным, направляет Заказчику Акт. Заказчик в течение 3 дней должен подписать Акт для его предоставления ОРД. Акт не влияет на фактическую приемку оказанных услуг. </w:t>
      </w:r>
      <w:r w:rsidDel="00000000" w:rsidR="00000000" w:rsidRPr="00000000">
        <w:rPr>
          <w:rtl w:val="0"/>
        </w:rPr>
      </w:r>
    </w:p>
    <w:tbl>
      <w:tblPr>
        <w:tblStyle w:val="Table6"/>
        <w:tblW w:w="9465.0" w:type="dxa"/>
        <w:jc w:val="left"/>
        <w:tblInd w:w="-90.0" w:type="dxa"/>
        <w:tblLayout w:type="fixed"/>
        <w:tblLook w:val="0600"/>
      </w:tblPr>
      <w:tblGrid>
        <w:gridCol w:w="9465"/>
        <w:tblGridChange w:id="0">
          <w:tblGrid>
            <w:gridCol w:w="946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both"/>
              <w:rPr>
                <w:rFonts w:ascii="Helvetica Neue Light" w:cs="Helvetica Neue Light" w:eastAsia="Helvetica Neue Light" w:hAnsi="Helvetica Neue Light"/>
              </w:rPr>
            </w:pPr>
            <w:r w:rsidDel="00000000" w:rsidR="00000000" w:rsidRPr="00000000">
              <w:rPr>
                <w:rFonts w:ascii="Helvetica Neue Light" w:cs="Helvetica Neue Light" w:eastAsia="Helvetica Neue Light" w:hAnsi="Helvetica Neue Light"/>
                <w:rtl w:val="0"/>
              </w:rPr>
              <w:t xml:space="preserve">Порядок электронного взаимодействия, ПЭП</w:t>
            </w:r>
          </w:p>
        </w:tc>
      </w:tr>
    </w:tbl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80" w:before="60" w:lineRule="auto"/>
        <w:ind w:left="0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Подписание Договора, обмен юридически значимыми сообщениями и документами (Акты, претензии и т.п.) осуществляется путем подписания документа простой электронной подписью (далее – ПЭП), предусмотренным ниже способом.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80" w:before="60" w:lineRule="auto"/>
        <w:ind w:left="0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Стороны признают себя участниками электронного взаимодействия в соответствии с действующим законодательством и соглашаются, что все документы в электронной форме, подписанные ПЭП, признаются электронными документами, равнозначными документам на бумажных носителях, подписанным собственноручной подписью. Электронный документооборот производится Сторонами по адресам электронной почты, указанным в реквизитах Договора. При подписании документа ПЭП идентификация личностей Сторон производится через адреса их электронных почтовых ящиков и пароли к ним. При этом, адрес электронного почтового ящика будет являться открытой частью ключа ПЭП, а пароль к нему – закрытой частью ключа ПЭП. Стороны гарантируют, что третьим лицам не известны пароли от электронных почтовых ящиков Сторон. Каждая из Сторон исключила возможность подписания документов (в том числе ПЭП) неуполномоченными лицами.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80" w:before="60" w:lineRule="auto"/>
        <w:ind w:left="0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Сообщение, направленное посредством электронной почты, считается доставленным на следующий день с момента его отправки Стороной.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80" w:before="60" w:lineRule="auto"/>
        <w:ind w:left="0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В целях оперативного решения вопросов, возникающих у Сторон в ходе исполнения Договора, Стороны вправе обмениваться сообщениями в согласованном мессенджере по номерам телефонов, указанных в реквизитах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60" w:lineRule="auto"/>
        <w:ind w:left="432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0" w:right="-324.3307086614169" w:hanging="360"/>
        <w:jc w:val="both"/>
        <w:rPr/>
      </w:pPr>
      <w:r w:rsidDel="00000000" w:rsidR="00000000" w:rsidRPr="00000000">
        <w:rPr>
          <w:sz w:val="32"/>
          <w:szCs w:val="32"/>
          <w:rtl w:val="0"/>
        </w:rPr>
        <w:t xml:space="preserve">Вознаграждение и порядок расчетов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80" w:before="60" w:lineRule="auto"/>
        <w:ind w:left="0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Размер вознаграждения Исполнителя указывается в счете Исполнителя или при переходе по платежной ссылке на оплату. При этом 10% из общей суммы вознаграждения засчитывается в счет распространения маркированного Контента в сети Интернет (для отчетности ОРД).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80" w:before="60" w:lineRule="auto"/>
        <w:ind w:left="0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Вознаграждение Исполнителя НДС не облагается в связи с применением Исполнителем УСН.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80" w:before="60" w:lineRule="auto"/>
        <w:ind w:left="0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Оплата вознаграждения Исполнителя осуществляется в виде 100% единовременной оплаты.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80" w:before="60" w:lineRule="auto"/>
        <w:ind w:left="0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Моментом оплаты услуг является момент поступления денежных средств на расчетный счет Исполнителя.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60" w:lineRule="auto"/>
        <w:ind w:left="432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0" w:right="-324.3307086614169" w:hanging="283.46456692913375"/>
        <w:jc w:val="both"/>
        <w:rPr/>
      </w:pPr>
      <w:r w:rsidDel="00000000" w:rsidR="00000000" w:rsidRPr="00000000">
        <w:rPr>
          <w:sz w:val="32"/>
          <w:szCs w:val="32"/>
          <w:rtl w:val="0"/>
        </w:rPr>
        <w:t xml:space="preserve">Ответственность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80" w:before="60" w:lineRule="auto"/>
        <w:ind w:left="0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Исполнитель вправе не приступать или приостановить оказание услуг в случае нарушения Заказчиком порядка предоставления запрашиваемых сведений и документов, необходимых Исполнителю для надлежащего оказания услуг по Договору.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80" w:before="60" w:lineRule="auto"/>
        <w:ind w:left="0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Ответственность за маркировку Контента и передаче данных ОРД лежит на Заказчике.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80" w:before="60" w:lineRule="auto"/>
        <w:ind w:left="0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В случае нарушения Заказчиком порядка пополнения рекламного кабинета Платформы, услуги Исполнителя считаются оказанными и подлежат оплате в полном объеме.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80" w:before="60" w:lineRule="auto"/>
        <w:ind w:left="0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Выплата штрафов осуществляется в досудебном порядке в течение 5 дней с момента предъявления соответствующего требования.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80" w:before="60" w:lineRule="auto"/>
        <w:ind w:left="0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Исполнитель не несет ответственность за действия банков, электронных платежных систем, билетного оператора, обеспечивающих оплату и возвраты денежных средств при заключении, исполнении и расторжении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right="-324.3307086614169" w:hanging="283.46456692913375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0" w:right="-324.3307086614169" w:hanging="283.46456692913375"/>
        <w:jc w:val="both"/>
        <w:rPr/>
      </w:pPr>
      <w:r w:rsidDel="00000000" w:rsidR="00000000" w:rsidRPr="00000000">
        <w:rPr>
          <w:sz w:val="32"/>
          <w:szCs w:val="32"/>
          <w:rtl w:val="0"/>
        </w:rPr>
        <w:t xml:space="preserve">Порядок урегулирования споров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80" w:before="60" w:lineRule="auto"/>
        <w:ind w:left="0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Претензионный порядок урегулирования споров является обязательным. Сторона, получившая претензию, обязана дать на нее ответ в течение 10 календарных дней со дня получения.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80" w:before="60" w:lineRule="auto"/>
        <w:ind w:left="0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Обмен претензиями осуществляется Сторонами электронным способом по адресам электронных почт.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80" w:before="60" w:lineRule="auto"/>
        <w:ind w:left="0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При недостижении соглашения спор передается на рассмотрение в суд по месту нахождения Исполнителя.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before="60" w:lineRule="auto"/>
        <w:ind w:left="432" w:right="-324.3307086614169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0" w:right="-324.3307086614169" w:hanging="283.46456692913375"/>
        <w:jc w:val="both"/>
        <w:rPr/>
      </w:pPr>
      <w:r w:rsidDel="00000000" w:rsidR="00000000" w:rsidRPr="00000000">
        <w:rPr>
          <w:sz w:val="32"/>
          <w:szCs w:val="32"/>
          <w:rtl w:val="0"/>
        </w:rPr>
        <w:t xml:space="preserve">Срок действия Договора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80" w:before="60" w:lineRule="auto"/>
        <w:ind w:left="0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Договор вступает в силу в момент акцепта Оферты Заказчиком и действует в течение 1 календарного месяца. Срок действия Договора может быть пролонгирован при поступлении Исполнителю от Заказчика вознаграждения за услуги.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80" w:before="60" w:lineRule="auto"/>
        <w:ind w:left="0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Заказчик вправе в одностороннем порядке расторгнуть Договор путем направления Исполнителю уведомления по установленной форме и выплаты Исполнителю причитающегося вознаграждения и расходов.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80" w:before="60" w:lineRule="auto"/>
        <w:ind w:left="0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В случае расторжения Договора со стороны Заказчика в одностороннем порядке, Исполнитель возвращает Заказчику денежные средства за неоказанные услуги за вычетом произведенных расходов в течение 30 дней с момента поступления уведомления о расторжении Договора от Заказчика.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80" w:before="60" w:lineRule="auto"/>
        <w:ind w:left="0" w:right="-324.3307086614169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Договор может быть расторгнут Исполнителем в одностороннем порядке путем направления Заказчику соответствующего уведомления в случае однократного нарушения Заказчиком условий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80" w:before="60" w:lineRule="auto"/>
        <w:ind w:left="0" w:right="-324.3307086614169" w:hanging="283.46456692913375"/>
        <w:jc w:val="both"/>
        <w:rPr/>
      </w:pPr>
      <w:commentRangeStart w:id="3"/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В случае, если Контент не проходит модерацию Платформы ввиду их внутренних установленных требований (запрет рекламы товаров 18+, табачной, алкогольной продукции и т.д.), в результате чего оказание услуг становится невозможным, Договор автоматически расторгается. Исполнитель осуществляет возврат Заказчику уплаченную сумму вознаграждения в течение 30 дней с момента расторжения Договора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за вычетом стоимости фактически оказанных услуг.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60" w:lineRule="auto"/>
        <w:ind w:left="432" w:right="-324.3307086614169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0" w:hanging="360"/>
        <w:jc w:val="both"/>
        <w:rPr/>
      </w:pPr>
      <w:r w:rsidDel="00000000" w:rsidR="00000000" w:rsidRPr="00000000">
        <w:rPr>
          <w:sz w:val="32"/>
          <w:szCs w:val="32"/>
          <w:rtl w:val="0"/>
        </w:rPr>
        <w:t xml:space="preserve">Реквизиты Исполнителя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60" w:line="24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Индивидуальный предприниматель Фамилия Имя Отчество</w:t>
      </w:r>
    </w:p>
    <w:p w:rsidR="00000000" w:rsidDel="00000000" w:rsidP="00000000" w:rsidRDefault="00000000" w:rsidRPr="00000000" w14:paraId="0000005E">
      <w:pPr>
        <w:spacing w:after="80" w:before="60" w:line="240" w:lineRule="auto"/>
        <w:jc w:val="both"/>
        <w:rPr>
          <w:rFonts w:ascii="Helvetica Neue" w:cs="Helvetica Neue" w:eastAsia="Helvetica Neue" w:hAnsi="Helvetica Neue"/>
        </w:rPr>
      </w:pPr>
      <w:commentRangeStart w:id="4"/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ИНН </w:t>
      </w:r>
      <w:ins w:author="Татьяна Майер" w:id="3" w:date="2024-10-18T20:17:06Z">
        <w:r w:rsidDel="00000000" w:rsidR="00000000" w:rsidRPr="00000000">
          <w:rPr>
            <w:rFonts w:ascii="Helvetica Neue" w:cs="Helvetica Neue" w:eastAsia="Helvetica Neue" w:hAnsi="Helvetica Neue"/>
            <w:rtl w:val="0"/>
          </w:rPr>
          <w:t xml:space="preserve">**********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60" w:line="24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ОГРНИП</w:t>
      </w:r>
    </w:p>
    <w:p w:rsidR="00000000" w:rsidDel="00000000" w:rsidP="00000000" w:rsidRDefault="00000000" w:rsidRPr="00000000" w14:paraId="00000060">
      <w:pPr>
        <w:spacing w:after="80" w:before="60" w:line="24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Банковские реквизиты:</w:t>
      </w:r>
      <w:ins w:author="Татьяна Майер" w:id="4" w:date="2024-10-18T20:17:13Z">
        <w:r w:rsidDel="00000000" w:rsidR="00000000" w:rsidRPr="00000000">
          <w:rPr>
            <w:rFonts w:ascii="Helvetica Neue" w:cs="Helvetica Neue" w:eastAsia="Helvetica Neue" w:hAnsi="Helvetica Neue"/>
            <w:rtl w:val="0"/>
          </w:rPr>
          <w:t xml:space="preserve"> *********************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60" w:line="240" w:lineRule="auto"/>
        <w:jc w:val="both"/>
        <w:rPr>
          <w:del w:author="Татьяна Майер" w:id="5" w:date="2024-10-18T20:17:19Z"/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эл. почта:</w:t>
      </w:r>
      <w:ins w:author="Татьяна Майер" w:id="5" w:date="2024-10-18T20:17:19Z">
        <w:commentRangeEnd w:id="4"/>
        <w:r w:rsidDel="00000000" w:rsidR="00000000" w:rsidRPr="00000000">
          <w:commentReference w:id="4"/>
        </w:r>
        <w:r w:rsidDel="00000000" w:rsidR="00000000" w:rsidRPr="00000000">
          <w:rPr>
            <w:rFonts w:ascii="Helvetica Neue" w:cs="Helvetica Neue" w:eastAsia="Helvetica Neue" w:hAnsi="Helvetica Neue"/>
            <w:rtl w:val="0"/>
          </w:rPr>
          <w:t xml:space="preserve"> ********************</w:t>
        </w:r>
      </w:ins>
      <w:del w:author="Татьяна Майер" w:id="5" w:date="2024-10-18T20:17:19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62">
      <w:pPr>
        <w:spacing w:after="80" w:before="60" w:line="24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60" w:line="240" w:lineRule="auto"/>
        <w:jc w:val="both"/>
        <w:rPr>
          <w:rFonts w:ascii="Helvetica Neue" w:cs="Helvetica Neue" w:eastAsia="Helvetica Neue" w:hAnsi="Helvetica Neue"/>
        </w:rPr>
        <w:sectPr>
          <w:footerReference r:id="rId9" w:type="default"/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_____________________/ИП Пресняков П.Д.</w:t>
      </w:r>
    </w:p>
    <w:p w:rsidR="00000000" w:rsidDel="00000000" w:rsidP="00000000" w:rsidRDefault="00000000" w:rsidRPr="00000000" w14:paraId="00000064">
      <w:pPr>
        <w:pStyle w:val="Heading1"/>
        <w:spacing w:after="0" w:before="0" w:line="240" w:lineRule="auto"/>
        <w:rPr>
          <w:rFonts w:ascii="Helvetica Neue Light" w:cs="Helvetica Neue Light" w:eastAsia="Helvetica Neue Light" w:hAnsi="Helvetica Neue Light"/>
        </w:rPr>
      </w:pPr>
      <w:bookmarkStart w:colFirst="0" w:colLast="0" w:name="_2et92p0" w:id="4"/>
      <w:bookmarkEnd w:id="4"/>
      <w:r w:rsidDel="00000000" w:rsidR="00000000" w:rsidRPr="00000000">
        <w:rPr>
          <w:color w:val="999999"/>
          <w:sz w:val="48"/>
          <w:szCs w:val="48"/>
          <w:rtl w:val="0"/>
        </w:rPr>
        <w:t xml:space="preserve">ПРИЛОЖЕНИЕ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к Договору оказания услуг “__” _________ 2025, г. __________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30.0" w:type="dxa"/>
        <w:jc w:val="left"/>
        <w:tblInd w:w="-30.0" w:type="dxa"/>
        <w:tblLayout w:type="fixed"/>
        <w:tblLook w:val="0600"/>
      </w:tblPr>
      <w:tblGrid>
        <w:gridCol w:w="4215"/>
        <w:gridCol w:w="345"/>
        <w:gridCol w:w="4470"/>
        <w:tblGridChange w:id="0">
          <w:tblGrid>
            <w:gridCol w:w="4215"/>
            <w:gridCol w:w="345"/>
            <w:gridCol w:w="447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both"/>
              <w:rPr>
                <w:rFonts w:ascii="Helvetica Neue Light" w:cs="Helvetica Neue Light" w:eastAsia="Helvetica Neue Light" w:hAnsi="Helvetica Neue Light"/>
              </w:rPr>
            </w:pPr>
            <w:r w:rsidDel="00000000" w:rsidR="00000000" w:rsidRPr="00000000">
              <w:rPr>
                <w:rFonts w:ascii="Helvetica Neue Light" w:cs="Helvetica Neue Light" w:eastAsia="Helvetica Neue Light" w:hAnsi="Helvetica Neue Light"/>
                <w:rtl w:val="0"/>
              </w:rPr>
              <w:t xml:space="preserve">Заказчик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both"/>
              <w:rPr>
                <w:rFonts w:ascii="Helvetica Neue Light" w:cs="Helvetica Neue Light" w:eastAsia="Helvetica Neue Light" w:hAnsi="Helvetica Neue Light"/>
              </w:rPr>
            </w:pPr>
            <w:r w:rsidDel="00000000" w:rsidR="00000000" w:rsidRPr="00000000">
              <w:rPr>
                <w:rFonts w:ascii="Helvetica Neue Light" w:cs="Helvetica Neue Light" w:eastAsia="Helvetica Neue Light" w:hAnsi="Helvetica Neue Light"/>
                <w:rtl w:val="0"/>
              </w:rPr>
              <w:t xml:space="preserve">Исполнитель </w:t>
            </w:r>
          </w:p>
        </w:tc>
      </w:tr>
      <w:tr>
        <w:trPr>
          <w:cantSplit w:val="0"/>
          <w:trHeight w:val="629.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____________</w:t>
            </w:r>
            <w:ins w:author="Олеся Попсуевич" w:id="6" w:date="2025-01-14T10:50:47Z">
              <w:r w:rsidDel="00000000" w:rsidR="00000000" w:rsidRPr="00000000">
                <w:rPr>
                  <w:rFonts w:ascii="Helvetica Neue" w:cs="Helvetica Neue" w:eastAsia="Helvetica Neue" w:hAnsi="Helvetica Neue"/>
                  <w:rtl w:val="0"/>
                </w:rPr>
                <w:t xml:space="preserve">Иванов Иван Иванович</w:t>
              </w:r>
            </w:ins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ИП Пресняков Павел Дмитриевич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0" w:hanging="283.4645669291337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Исполнитель в соответствии с п. 3.1. Договора оказывает Заказчику следующие услуги:</w:t>
      </w:r>
      <w:r w:rsidDel="00000000" w:rsidR="00000000" w:rsidRPr="00000000">
        <w:rPr>
          <w:rtl w:val="0"/>
        </w:rPr>
      </w:r>
    </w:p>
    <w:tbl>
      <w:tblPr>
        <w:tblStyle w:val="Table8"/>
        <w:tblW w:w="894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600"/>
      </w:tblPr>
      <w:tblGrid>
        <w:gridCol w:w="3060"/>
        <w:gridCol w:w="1410"/>
        <w:gridCol w:w="2400"/>
        <w:gridCol w:w="2070"/>
        <w:tblGridChange w:id="0">
          <w:tblGrid>
            <w:gridCol w:w="3060"/>
            <w:gridCol w:w="1410"/>
            <w:gridCol w:w="2400"/>
            <w:gridCol w:w="207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 Light" w:cs="Helvetica Neue Light" w:eastAsia="Helvetica Neue Light" w:hAnsi="Helvetica Neue Light"/>
              </w:rPr>
            </w:pPr>
            <w:r w:rsidDel="00000000" w:rsidR="00000000" w:rsidRPr="00000000">
              <w:rPr>
                <w:rFonts w:ascii="Helvetica Neue Light" w:cs="Helvetica Neue Light" w:eastAsia="Helvetica Neue Light" w:hAnsi="Helvetica Neue Light"/>
                <w:rtl w:val="0"/>
              </w:rPr>
              <w:t xml:space="preserve">Продукт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 Light" w:cs="Helvetica Neue Light" w:eastAsia="Helvetica Neue Light" w:hAnsi="Helvetica Neue Light"/>
              </w:rPr>
            </w:pPr>
            <w:r w:rsidDel="00000000" w:rsidR="00000000" w:rsidRPr="00000000">
              <w:rPr>
                <w:rFonts w:ascii="Helvetica Neue Light" w:cs="Helvetica Neue Light" w:eastAsia="Helvetica Neue Light" w:hAnsi="Helvetica Neue Light"/>
                <w:rtl w:val="0"/>
              </w:rPr>
              <w:t xml:space="preserve">Платформа 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Helvetica Neue Light" w:cs="Helvetica Neue Light" w:eastAsia="Helvetica Neue Light" w:hAnsi="Helvetica Neue Light"/>
              </w:rPr>
            </w:pPr>
            <w:r w:rsidDel="00000000" w:rsidR="00000000" w:rsidRPr="00000000">
              <w:rPr>
                <w:rFonts w:ascii="Helvetica Neue Light" w:cs="Helvetica Neue Light" w:eastAsia="Helvetica Neue Light" w:hAnsi="Helvetica Neue Light"/>
                <w:rtl w:val="0"/>
              </w:rPr>
              <w:t xml:space="preserve">Услуги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Helvetica Neue Light" w:cs="Helvetica Neue Light" w:eastAsia="Helvetica Neue Light" w:hAnsi="Helvetica Neue Light"/>
              </w:rPr>
            </w:pPr>
            <w:r w:rsidDel="00000000" w:rsidR="00000000" w:rsidRPr="00000000">
              <w:rPr>
                <w:rFonts w:ascii="Helvetica Neue Light" w:cs="Helvetica Neue Light" w:eastAsia="Helvetica Neue Light" w:hAnsi="Helvetica Neue Light"/>
                <w:rtl w:val="0"/>
              </w:rPr>
              <w:t xml:space="preserve">Срок оказания услуг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ins w:author="Олеся Попсуевич" w:id="7" w:date="2025-01-14T10:51:45Z">
              <w:commentRangeStart w:id="5"/>
              <w:r w:rsidDel="00000000" w:rsidR="00000000" w:rsidRPr="00000000">
                <w:rPr>
                  <w:rtl w:val="0"/>
                </w:rPr>
                <w:t xml:space="preserve">Таргетированная реклама</w:t>
              </w:r>
            </w:ins>
            <w:del w:author="Олеся Попсуевич" w:id="7" w:date="2025-01-14T10:51:45Z">
              <w:r w:rsidDel="00000000" w:rsidR="00000000" w:rsidRPr="00000000">
                <w:rPr>
                  <w:rtl w:val="0"/>
                </w:rPr>
                <w:delText xml:space="preserve">онлайн-курс “Успешный успех”, размещенный по ссылке _____________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ins w:author="Олеся Попсуевич" w:id="8" w:date="2025-01-14T10:51:52Z">
              <w:r w:rsidDel="00000000" w:rsidR="00000000" w:rsidRPr="00000000">
                <w:rPr>
                  <w:rtl w:val="0"/>
                </w:rPr>
                <w:t xml:space="preserve">Вконтакте</w:t>
              </w:r>
            </w:ins>
            <w:del w:author="Олеся Попсуевич" w:id="8" w:date="2025-01-14T10:51:52Z">
              <w:r w:rsidDel="00000000" w:rsidR="00000000" w:rsidRPr="00000000">
                <w:rPr>
                  <w:rtl w:val="0"/>
                </w:rPr>
                <w:delText xml:space="preserve">Яндекс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numPr>
                <w:ilvl w:val="2"/>
                <w:numId w:val="1"/>
              </w:numPr>
              <w:spacing w:after="80" w:before="60" w:lineRule="auto"/>
              <w:ind w:left="1224" w:right="-100.98425196850314" w:hanging="283.46456692913375"/>
              <w:rPr/>
            </w:pPr>
            <w:r w:rsidDel="00000000" w:rsidR="00000000" w:rsidRPr="00000000">
              <w:rPr>
                <w:rtl w:val="0"/>
              </w:rPr>
              <w:t xml:space="preserve">запуск Таргета  на Платформе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календарный месяц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Заказчик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_________________/_______________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Исполнитель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_________________/ИП Пресняков П.Д.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spacing w:after="0" w:before="0" w:line="240" w:lineRule="auto"/>
        <w:rPr>
          <w:rFonts w:ascii="Helvetica Neue Light" w:cs="Helvetica Neue Light" w:eastAsia="Helvetica Neue Light" w:hAnsi="Helvetica Neue Light"/>
        </w:rPr>
      </w:pPr>
      <w:bookmarkStart w:colFirst="0" w:colLast="0" w:name="_tyjcwt" w:id="5"/>
      <w:bookmarkEnd w:id="5"/>
      <w:r w:rsidDel="00000000" w:rsidR="00000000" w:rsidRPr="00000000">
        <w:rPr>
          <w:color w:val="999999"/>
          <w:sz w:val="48"/>
          <w:szCs w:val="48"/>
          <w:rtl w:val="0"/>
        </w:rPr>
        <w:t xml:space="preserve">АКТ ОКАЗАННЫХ УСЛУГ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к Договору оказания услуг “__” _________ 2025, г. __________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30.0" w:type="dxa"/>
        <w:jc w:val="left"/>
        <w:tblInd w:w="-30.0" w:type="dxa"/>
        <w:tblLayout w:type="fixed"/>
        <w:tblLook w:val="0600"/>
      </w:tblPr>
      <w:tblGrid>
        <w:gridCol w:w="4215"/>
        <w:gridCol w:w="345"/>
        <w:gridCol w:w="4470"/>
        <w:tblGridChange w:id="0">
          <w:tblGrid>
            <w:gridCol w:w="4215"/>
            <w:gridCol w:w="345"/>
            <w:gridCol w:w="447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both"/>
              <w:rPr>
                <w:rFonts w:ascii="Helvetica Neue Light" w:cs="Helvetica Neue Light" w:eastAsia="Helvetica Neue Light" w:hAnsi="Helvetica Neue Light"/>
              </w:rPr>
            </w:pPr>
            <w:r w:rsidDel="00000000" w:rsidR="00000000" w:rsidRPr="00000000">
              <w:rPr>
                <w:rFonts w:ascii="Helvetica Neue Light" w:cs="Helvetica Neue Light" w:eastAsia="Helvetica Neue Light" w:hAnsi="Helvetica Neue Light"/>
                <w:rtl w:val="0"/>
              </w:rPr>
              <w:t xml:space="preserve">Заказчик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both"/>
              <w:rPr>
                <w:rFonts w:ascii="Helvetica Neue Light" w:cs="Helvetica Neue Light" w:eastAsia="Helvetica Neue Light" w:hAnsi="Helvetica Neue Light"/>
              </w:rPr>
            </w:pPr>
            <w:r w:rsidDel="00000000" w:rsidR="00000000" w:rsidRPr="00000000">
              <w:rPr>
                <w:rFonts w:ascii="Helvetica Neue Light" w:cs="Helvetica Neue Light" w:eastAsia="Helvetica Neue Light" w:hAnsi="Helvetica Neue Light"/>
                <w:rtl w:val="0"/>
              </w:rPr>
              <w:t xml:space="preserve">Исполнитель </w:t>
            </w:r>
          </w:p>
        </w:tc>
      </w:tr>
      <w:tr>
        <w:trPr>
          <w:cantSplit w:val="0"/>
          <w:trHeight w:val="629.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______________________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ИП Пресняков Павел Дмитриевич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0" w:hanging="28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Исполнитель в соответствии с п. 3.1. Договора оказал Заказчику следующие услуги: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3"/>
        </w:numPr>
        <w:ind w:left="0" w:hanging="28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___________________;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3"/>
        </w:numPr>
        <w:ind w:left="0" w:hanging="28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___________________;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3"/>
        </w:numPr>
        <w:ind w:left="0" w:hanging="28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___________________;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0" w:hanging="28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Общий размер вознаграждения Исполнителя составил ___________ руб.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0" w:hanging="28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Размер вознаграждения Исполнителя за распространение маркированного Контента составил </w:t>
      </w:r>
      <w:commentRangeStart w:id="6"/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___________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руб.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0" w:hanging="285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Заказчик не имеет претензий к качеству и количеству оказываемых Исполнителем услуг.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Заказчик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_________________/_______________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Исполнитель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_________________/ИП Пресняков П.Д.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Татьяна Андриянкина" w:id="5" w:date="2023-12-28T09:55:11Z"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заполнили для примера</w:t>
      </w:r>
    </w:p>
  </w:comment>
  <w:comment w:author="Татьяна Андриянкина" w:id="0" w:date="2023-12-28T09:06:36Z"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Сделали непубличную оферту, поскольку она не размещается в публичном доступе и объем услуг у всех будет разный, по факту вам нужно будет менять только заказчика, дату и приложение</w:t>
      </w:r>
    </w:p>
  </w:comment>
  <w:comment w:author="Татьяна Андриянкина" w:id="4" w:date="2023-12-28T07:41:56Z"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Заполните, пожалуйста</w:t>
      </w:r>
    </w:p>
  </w:comment>
  <w:comment w:author="Татьяна Андриянкина" w:id="2" w:date="2023-12-28T09:35:30Z"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Обратите, пожалуйста, внимание. Контент должен не нарушать требований закона, прав третьиз лиц и т.д.</w:t>
      </w:r>
    </w:p>
  </w:comment>
  <w:comment w:author="Татьяна Андриянкина" w:id="3" w:date="2023-12-28T09:38:51Z"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Посмотрите, пожалуйста, не лишним будет пункт?</w:t>
      </w:r>
    </w:p>
  </w:comment>
  <w:comment w:author="Татьяна Андриянкина" w:id="1" w:date="2023-12-27T06:33:44Z"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ссылка на политику обработки ПД</w:t>
      </w:r>
    </w:p>
  </w:comment>
  <w:comment w:author="Татьяна Андриянкина" w:id="6" w:date="2023-12-28T10:05:27Z"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10% от общей суммы вознаграждения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 Light"/>
  <w:font w:name="Helvetica Neue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2">
    <w:pPr>
      <w:jc w:val="right"/>
      <w:rPr>
        <w:rFonts w:ascii="Helvetica Neue Light" w:cs="Helvetica Neue Light" w:eastAsia="Helvetica Neue Light" w:hAnsi="Helvetica Neue Light"/>
        <w:color w:val="999999"/>
      </w:rPr>
    </w:pPr>
    <w:r w:rsidDel="00000000" w:rsidR="00000000" w:rsidRPr="00000000">
      <w:rPr>
        <w:rFonts w:ascii="Helvetica Neue Light" w:cs="Helvetica Neue Light" w:eastAsia="Helvetica Neue Light" w:hAnsi="Helvetica Neue Light"/>
        <w:color w:val="999999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jc w:val="right"/>
      <w:rPr>
        <w:rFonts w:ascii="Helvetica Neue Light" w:cs="Helvetica Neue Light" w:eastAsia="Helvetica Neue Light" w:hAnsi="Helvetica Neue Light"/>
        <w:color w:val="999999"/>
      </w:rPr>
    </w:pPr>
    <w:r w:rsidDel="00000000" w:rsidR="00000000" w:rsidRPr="00000000">
      <w:rPr>
        <w:rFonts w:ascii="Helvetica Neue Light" w:cs="Helvetica Neue Light" w:eastAsia="Helvetica Neue Light" w:hAnsi="Helvetica Neue Light"/>
        <w:color w:val="999999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right"/>
      <w:pPr>
        <w:ind w:left="0" w:hanging="360"/>
      </w:pPr>
      <w:rPr>
        <w:rFonts w:ascii="Helvetica Neue Light" w:cs="Helvetica Neue Light" w:eastAsia="Helvetica Neue Light" w:hAnsi="Helvetica Neue Light"/>
        <w:b w:val="0"/>
        <w:color w:val="999999"/>
        <w:sz w:val="22"/>
        <w:szCs w:val="22"/>
        <w:shd w:fill="auto" w:val="clear"/>
      </w:rPr>
    </w:lvl>
    <w:lvl w:ilvl="1">
      <w:start w:val="1"/>
      <w:numFmt w:val="decimal"/>
      <w:lvlText w:val="%1.%2."/>
      <w:lvlJc w:val="right"/>
      <w:pPr>
        <w:ind w:left="432" w:hanging="717"/>
      </w:pPr>
      <w:rPr>
        <w:rFonts w:ascii="Helvetica Neue Light" w:cs="Helvetica Neue Light" w:eastAsia="Helvetica Neue Light" w:hAnsi="Helvetica Neue Light"/>
        <w:b w:val="0"/>
        <w:i w:val="0"/>
        <w:color w:val="999999"/>
        <w:sz w:val="22"/>
        <w:szCs w:val="22"/>
        <w:u w:val="none"/>
        <w:shd w:fill="auto" w:val="clear"/>
      </w:rPr>
    </w:lvl>
    <w:lvl w:ilvl="2">
      <w:start w:val="1"/>
      <w:numFmt w:val="decimal"/>
      <w:lvlText w:val="%1.%2.%3."/>
      <w:lvlJc w:val="right"/>
      <w:pPr>
        <w:ind w:left="1224" w:hanging="1507.4645669291333"/>
      </w:pPr>
      <w:rPr>
        <w:rFonts w:ascii="Helvetica Neue Light" w:cs="Helvetica Neue Light" w:eastAsia="Helvetica Neue Light" w:hAnsi="Helvetica Neue Light"/>
        <w:b w:val="0"/>
        <w:color w:val="999999"/>
        <w:sz w:val="22"/>
        <w:szCs w:val="22"/>
        <w:shd w:fill="auto" w:val="clear"/>
      </w:rPr>
    </w:lvl>
    <w:lvl w:ilvl="3">
      <w:start w:val="1"/>
      <w:numFmt w:val="decimal"/>
      <w:lvlText w:val="%1.%2.%3.%4."/>
      <w:lvlJc w:val="right"/>
      <w:pPr>
        <w:ind w:left="0" w:firstLine="570"/>
      </w:pPr>
      <w:rPr>
        <w:rFonts w:ascii="Times New Roman" w:cs="Times New Roman" w:eastAsia="Times New Roman" w:hAnsi="Times New Roman"/>
        <w:b w:val="0"/>
        <w:sz w:val="22"/>
        <w:szCs w:val="22"/>
      </w:rPr>
    </w:lvl>
    <w:lvl w:ilvl="4">
      <w:start w:val="1"/>
      <w:numFmt w:val="decimal"/>
      <w:lvlText w:val="%1.%2.%3.%4.%5."/>
      <w:lvlJc w:val="right"/>
      <w:pPr>
        <w:ind w:left="2232" w:hanging="792"/>
      </w:pPr>
      <w:rPr>
        <w:rFonts w:ascii="Times New Roman" w:cs="Times New Roman" w:eastAsia="Times New Roman" w:hAnsi="Times New Roman"/>
        <w:b w:val="0"/>
        <w:sz w:val="24"/>
        <w:szCs w:val="24"/>
      </w:rPr>
    </w:lvl>
    <w:lvl w:ilvl="5">
      <w:start w:val="1"/>
      <w:numFmt w:val="decimal"/>
      <w:lvlText w:val="%1.%2.%3.%4.%5.%6."/>
      <w:lvlJc w:val="right"/>
      <w:pPr>
        <w:ind w:left="2736" w:hanging="935.9999999999995"/>
      </w:pPr>
      <w:rPr/>
    </w:lvl>
    <w:lvl w:ilvl="6">
      <w:start w:val="1"/>
      <w:numFmt w:val="decimal"/>
      <w:lvlText w:val="%1.%2.%3.%4.%5.%6.%7."/>
      <w:lvlJc w:val="right"/>
      <w:pPr>
        <w:ind w:left="3240" w:hanging="1080"/>
      </w:pPr>
      <w:rPr/>
    </w:lvl>
    <w:lvl w:ilvl="7">
      <w:start w:val="1"/>
      <w:numFmt w:val="decimal"/>
      <w:lvlText w:val="%1.%2.%3.%4.%5.%6.%7.%8."/>
      <w:lvlJc w:val="righ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right"/>
      <w:pPr>
        <w:ind w:left="4320" w:hanging="144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Helvetica Neue Light" w:cs="Helvetica Neue Light" w:eastAsia="Helvetica Neue Light" w:hAnsi="Helvetica Neue Light"/>
        <w:b w:val="0"/>
        <w:color w:val="999999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rFonts w:ascii="Helvetica Neue Light" w:cs="Helvetica Neue Light" w:eastAsia="Helvetica Neue Light" w:hAnsi="Helvetica Neue Light"/>
        <w:b w:val="0"/>
        <w:color w:val="999999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Helvetica Neue Light" w:cs="Helvetica Neue Light" w:eastAsia="Helvetica Neue Light" w:hAnsi="Helvetica Neue Light"/>
        <w:b w:val="0"/>
        <w:color w:val="999999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360" w:hanging="360"/>
      </w:pPr>
      <w:rPr>
        <w:rFonts w:ascii="Helvetica Neue Light" w:cs="Helvetica Neue Light" w:eastAsia="Helvetica Neue Light" w:hAnsi="Helvetica Neue Light"/>
        <w:b w:val="0"/>
        <w:color w:val="999999"/>
        <w:sz w:val="22"/>
        <w:szCs w:val="22"/>
        <w:shd w:fill="auto" w:val="clear"/>
      </w:rPr>
    </w:lvl>
    <w:lvl w:ilvl="1">
      <w:start w:val="1"/>
      <w:numFmt w:val="decimal"/>
      <w:lvlText w:val="%1.%2."/>
      <w:lvlJc w:val="right"/>
      <w:pPr>
        <w:ind w:left="432" w:hanging="432"/>
      </w:pPr>
      <w:rPr>
        <w:rFonts w:ascii="Helvetica Neue Light" w:cs="Helvetica Neue Light" w:eastAsia="Helvetica Neue Light" w:hAnsi="Helvetica Neue Light"/>
        <w:b w:val="0"/>
        <w:i w:val="0"/>
        <w:color w:val="999999"/>
        <w:sz w:val="22"/>
        <w:szCs w:val="22"/>
        <w:u w:val="none"/>
        <w:shd w:fill="auto" w:val="clear"/>
      </w:rPr>
    </w:lvl>
    <w:lvl w:ilvl="2">
      <w:start w:val="1"/>
      <w:numFmt w:val="decimal"/>
      <w:lvlText w:val="%1.%2.%3."/>
      <w:lvlJc w:val="right"/>
      <w:pPr>
        <w:ind w:left="1224" w:hanging="1507.4645669291333"/>
      </w:pPr>
      <w:rPr>
        <w:rFonts w:ascii="Helvetica Neue Light" w:cs="Helvetica Neue Light" w:eastAsia="Helvetica Neue Light" w:hAnsi="Helvetica Neue Light"/>
        <w:b w:val="0"/>
        <w:color w:val="999999"/>
        <w:sz w:val="22"/>
        <w:szCs w:val="22"/>
        <w:shd w:fill="auto" w:val="clear"/>
      </w:rPr>
    </w:lvl>
    <w:lvl w:ilvl="3">
      <w:start w:val="1"/>
      <w:numFmt w:val="decimal"/>
      <w:lvlText w:val="%1.%2.%3.%4."/>
      <w:lvlJc w:val="right"/>
      <w:pPr>
        <w:ind w:left="0" w:firstLine="570"/>
      </w:pPr>
      <w:rPr>
        <w:rFonts w:ascii="Times New Roman" w:cs="Times New Roman" w:eastAsia="Times New Roman" w:hAnsi="Times New Roman"/>
        <w:b w:val="0"/>
        <w:sz w:val="22"/>
        <w:szCs w:val="22"/>
      </w:rPr>
    </w:lvl>
    <w:lvl w:ilvl="4">
      <w:start w:val="1"/>
      <w:numFmt w:val="decimal"/>
      <w:lvlText w:val="%1.%2.%3.%4.%5."/>
      <w:lvlJc w:val="right"/>
      <w:pPr>
        <w:ind w:left="2232" w:hanging="792"/>
      </w:pPr>
      <w:rPr>
        <w:rFonts w:ascii="Times New Roman" w:cs="Times New Roman" w:eastAsia="Times New Roman" w:hAnsi="Times New Roman"/>
        <w:b w:val="0"/>
        <w:sz w:val="24"/>
        <w:szCs w:val="24"/>
      </w:rPr>
    </w:lvl>
    <w:lvl w:ilvl="5">
      <w:start w:val="1"/>
      <w:numFmt w:val="decimal"/>
      <w:lvlText w:val="%1.%2.%3.%4.%5.%6."/>
      <w:lvlJc w:val="right"/>
      <w:pPr>
        <w:ind w:left="2736" w:hanging="935.9999999999995"/>
      </w:pPr>
      <w:rPr/>
    </w:lvl>
    <w:lvl w:ilvl="6">
      <w:start w:val="1"/>
      <w:numFmt w:val="decimal"/>
      <w:lvlText w:val="%1.%2.%3.%4.%5.%6.%7."/>
      <w:lvlJc w:val="right"/>
      <w:pPr>
        <w:ind w:left="3240" w:hanging="1080"/>
      </w:pPr>
      <w:rPr/>
    </w:lvl>
    <w:lvl w:ilvl="7">
      <w:start w:val="1"/>
      <w:numFmt w:val="decimal"/>
      <w:lvlText w:val="%1.%2.%3.%4.%5.%6.%7.%8."/>
      <w:lvlJc w:val="righ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right"/>
      <w:pPr>
        <w:ind w:left="432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